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559B" w14:textId="7755A774" w:rsidR="00F07F66" w:rsidRPr="00F07F66" w:rsidRDefault="00F07F66" w:rsidP="00F07F66">
      <w:r>
        <w:t xml:space="preserve"> Landing page  art zone academy </w:t>
      </w:r>
    </w:p>
    <w:p w14:paraId="2AF8E710" w14:textId="77777777" w:rsidR="00F07F66" w:rsidRPr="00F07F66" w:rsidRDefault="00F07F66" w:rsidP="00F07F66">
      <w:r w:rsidRPr="00F07F66">
        <w:pict w14:anchorId="62EF341A">
          <v:rect id="_x0000_i1085" style="width:0;height:1.5pt" o:hralign="center" o:hrstd="t" o:hr="t" fillcolor="#a0a0a0" stroked="f"/>
        </w:pict>
      </w:r>
    </w:p>
    <w:p w14:paraId="29C51CCB" w14:textId="77777777" w:rsidR="00F07F66" w:rsidRPr="00F07F66" w:rsidRDefault="00F07F66" w:rsidP="00F07F66">
      <w:pPr>
        <w:rPr>
          <w:b/>
          <w:bCs/>
        </w:rPr>
      </w:pPr>
      <w:r w:rsidRPr="00F07F66">
        <w:rPr>
          <w:b/>
          <w:bCs/>
        </w:rPr>
        <w:t>Struggling with Portraits? These 3 Secrets Will Change Everything.</w:t>
      </w:r>
    </w:p>
    <w:p w14:paraId="09EE5245" w14:textId="77777777" w:rsidR="00F07F66" w:rsidRPr="00F07F66" w:rsidRDefault="00F07F66" w:rsidP="00F07F66">
      <w:pPr>
        <w:rPr>
          <w:b/>
          <w:bCs/>
        </w:rPr>
      </w:pPr>
      <w:r w:rsidRPr="00F07F66">
        <w:rPr>
          <w:b/>
          <w:bCs/>
        </w:rPr>
        <w:t>Join Our Free Webinar</w:t>
      </w:r>
    </w:p>
    <w:p w14:paraId="16D6CF3A" w14:textId="77777777" w:rsidR="00F07F66" w:rsidRPr="00F07F66" w:rsidRDefault="00F07F66" w:rsidP="00F07F66">
      <w:r w:rsidRPr="00F07F66">
        <w:rPr>
          <w:b/>
          <w:bCs/>
        </w:rPr>
        <w:t>By Uttara Javakhedkar — Founder / Art Coach</w:t>
      </w:r>
    </w:p>
    <w:p w14:paraId="49D8935A" w14:textId="77777777" w:rsidR="00F07F66" w:rsidRPr="00F07F66" w:rsidRDefault="00F07F66" w:rsidP="00F07F66">
      <w:r w:rsidRPr="00F07F66">
        <w:t>Ignite your creative spark in our free webinar! Discover the transformative power of art and unlock your hidden talents. Join us on this enlightening journey and explore the boundless possibilities of self-expression.</w:t>
      </w:r>
    </w:p>
    <w:p w14:paraId="1499AEC7" w14:textId="77777777" w:rsidR="00F07F66" w:rsidRPr="00F07F66" w:rsidRDefault="00F07F66" w:rsidP="00F07F66">
      <w:r w:rsidRPr="00F07F66">
        <w:rPr>
          <w:b/>
          <w:bCs/>
        </w:rPr>
        <w:t>Starts on May 18, 2024</w:t>
      </w:r>
      <w:r w:rsidRPr="00F07F66">
        <w:br/>
      </w:r>
      <w:r w:rsidRPr="00F07F66">
        <w:rPr>
          <w:b/>
          <w:bCs/>
        </w:rPr>
        <w:t>Time: 4:00 PM – 5:00 PM (Google Meet)</w:t>
      </w:r>
    </w:p>
    <w:p w14:paraId="66D2BBEB" w14:textId="77777777" w:rsidR="00F07F66" w:rsidRPr="00F07F66" w:rsidRDefault="00F07F66" w:rsidP="00F07F66">
      <w:r w:rsidRPr="00F07F66">
        <w:t>Bonuses worth ₹7,999</w:t>
      </w:r>
    </w:p>
    <w:p w14:paraId="3D8005FB" w14:textId="77777777" w:rsidR="00F07F66" w:rsidRPr="00F07F66" w:rsidRDefault="00F07F66" w:rsidP="00F07F66">
      <w:r w:rsidRPr="00F07F66">
        <w:t>[Register for Free]</w:t>
      </w:r>
    </w:p>
    <w:p w14:paraId="73723F54" w14:textId="77777777" w:rsidR="00F07F66" w:rsidRPr="00F07F66" w:rsidRDefault="00F07F66" w:rsidP="00F07F66">
      <w:r w:rsidRPr="00F07F66">
        <w:pict w14:anchorId="0DAEA563">
          <v:rect id="_x0000_i1086" style="width:0;height:1.5pt" o:hralign="center" o:hrstd="t" o:hr="t" fillcolor="#a0a0a0" stroked="f"/>
        </w:pict>
      </w:r>
    </w:p>
    <w:p w14:paraId="00F46EDC" w14:textId="77777777" w:rsidR="00F07F66" w:rsidRPr="00F07F66" w:rsidRDefault="00F07F66" w:rsidP="00F07F66">
      <w:pPr>
        <w:rPr>
          <w:b/>
          <w:bCs/>
        </w:rPr>
      </w:pPr>
      <w:r w:rsidRPr="00F07F66">
        <w:rPr>
          <w:b/>
          <w:bCs/>
        </w:rPr>
        <w:t>Meet Your Mentor</w:t>
      </w:r>
    </w:p>
    <w:p w14:paraId="3C4D8C6B" w14:textId="77777777" w:rsidR="00F07F66" w:rsidRPr="00F07F66" w:rsidRDefault="00F07F66" w:rsidP="00F07F66">
      <w:r w:rsidRPr="00F07F66">
        <w:rPr>
          <w:b/>
          <w:bCs/>
        </w:rPr>
        <w:t>Uttara Javakhedkar — Art Coach</w:t>
      </w:r>
    </w:p>
    <w:p w14:paraId="0610BBF1" w14:textId="77777777" w:rsidR="00F07F66" w:rsidRPr="00F07F66" w:rsidRDefault="00F07F66" w:rsidP="00F07F66">
      <w:r w:rsidRPr="00F07F66">
        <w:t>As the founder of Art Zone Academy, my mission is to empower individuals to embark on a journey of self-discovery through art. I believe everyone possesses an inherent creative spark — I am here to help ignite that spark and nurture its growth. Through my expertise and passion, I strive to inspire and guide others in unleashing their artistic potential, fostering personal growth, and finding joy in self-expression.</w:t>
      </w:r>
    </w:p>
    <w:p w14:paraId="4B06CE0A" w14:textId="77777777" w:rsidR="00F07F66" w:rsidRPr="00F07F66" w:rsidRDefault="00F07F66" w:rsidP="00F07F66">
      <w:r w:rsidRPr="00F07F66">
        <w:pict w14:anchorId="000B7593">
          <v:rect id="_x0000_i1087" style="width:0;height:1.5pt" o:hralign="center" o:hrstd="t" o:hr="t" fillcolor="#a0a0a0" stroked="f"/>
        </w:pict>
      </w:r>
    </w:p>
    <w:p w14:paraId="5F1B2608" w14:textId="77777777" w:rsidR="00F07F66" w:rsidRPr="00F07F66" w:rsidRDefault="00F07F66" w:rsidP="00F07F66">
      <w:pPr>
        <w:rPr>
          <w:b/>
          <w:bCs/>
        </w:rPr>
      </w:pPr>
      <w:r w:rsidRPr="00F07F66">
        <w:rPr>
          <w:b/>
          <w:bCs/>
        </w:rPr>
        <w:t>Why Join This Community?</w:t>
      </w:r>
    </w:p>
    <w:p w14:paraId="2F8ED6ED" w14:textId="77777777" w:rsidR="00F07F66" w:rsidRPr="00F07F66" w:rsidRDefault="00F07F66" w:rsidP="00F07F66">
      <w:pPr>
        <w:numPr>
          <w:ilvl w:val="0"/>
          <w:numId w:val="1"/>
        </w:numPr>
      </w:pPr>
      <w:r w:rsidRPr="00F07F66">
        <w:rPr>
          <w:b/>
          <w:bCs/>
        </w:rPr>
        <w:t>Unlock Your Inner Joy</w:t>
      </w:r>
      <w:r w:rsidRPr="00F07F66">
        <w:t xml:space="preserve"> — Rediscover your innate creativity and tap into your artistic side.</w:t>
      </w:r>
    </w:p>
    <w:p w14:paraId="15D809A8" w14:textId="77777777" w:rsidR="00F07F66" w:rsidRPr="00F07F66" w:rsidRDefault="00F07F66" w:rsidP="00F07F66">
      <w:pPr>
        <w:numPr>
          <w:ilvl w:val="0"/>
          <w:numId w:val="1"/>
        </w:numPr>
      </w:pPr>
      <w:r w:rsidRPr="00F07F66">
        <w:rPr>
          <w:b/>
          <w:bCs/>
        </w:rPr>
        <w:t>Connect with Like-Minded Individuals</w:t>
      </w:r>
      <w:r w:rsidRPr="00F07F66">
        <w:t xml:space="preserve"> — Build a supportive community of freedom-seekers who prioritise family, happiness, peace and creativity.</w:t>
      </w:r>
    </w:p>
    <w:p w14:paraId="1BF7376B" w14:textId="77777777" w:rsidR="00F07F66" w:rsidRPr="00F07F66" w:rsidRDefault="00F07F66" w:rsidP="00F07F66">
      <w:pPr>
        <w:numPr>
          <w:ilvl w:val="0"/>
          <w:numId w:val="1"/>
        </w:numPr>
      </w:pPr>
      <w:r w:rsidRPr="00F07F66">
        <w:rPr>
          <w:b/>
          <w:bCs/>
        </w:rPr>
        <w:t>Personalised Guidance</w:t>
      </w:r>
      <w:r w:rsidRPr="00F07F66">
        <w:t xml:space="preserve"> — Get expert support tailored to your needs; learn art techniques for increased happiness &amp; creative </w:t>
      </w:r>
      <w:proofErr w:type="spellStart"/>
      <w:r w:rsidRPr="00F07F66">
        <w:t>fulfillment</w:t>
      </w:r>
      <w:proofErr w:type="spellEnd"/>
      <w:r w:rsidRPr="00F07F66">
        <w:t>.</w:t>
      </w:r>
    </w:p>
    <w:p w14:paraId="7615BEFD" w14:textId="77777777" w:rsidR="00F07F66" w:rsidRPr="00F07F66" w:rsidRDefault="00F07F66" w:rsidP="00F07F66">
      <w:pPr>
        <w:numPr>
          <w:ilvl w:val="0"/>
          <w:numId w:val="1"/>
        </w:numPr>
      </w:pPr>
      <w:r w:rsidRPr="00F07F66">
        <w:rPr>
          <w:b/>
          <w:bCs/>
        </w:rPr>
        <w:t>Private Social Network</w:t>
      </w:r>
      <w:r w:rsidRPr="00F07F66">
        <w:t xml:space="preserve"> — Forge bonds and find support on your happiness and creativity journey within our exclusive community.</w:t>
      </w:r>
    </w:p>
    <w:p w14:paraId="3B4CD5D0" w14:textId="77777777" w:rsidR="00F07F66" w:rsidRPr="00F07F66" w:rsidRDefault="00F07F66" w:rsidP="00F07F66">
      <w:pPr>
        <w:numPr>
          <w:ilvl w:val="0"/>
          <w:numId w:val="1"/>
        </w:numPr>
      </w:pPr>
      <w:r w:rsidRPr="00F07F66">
        <w:rPr>
          <w:b/>
          <w:bCs/>
        </w:rPr>
        <w:t>Embrace Freedom</w:t>
      </w:r>
      <w:r w:rsidRPr="00F07F66">
        <w:t xml:space="preserve"> — Break free from stress and monotony; choose happiness, play and self-expression.</w:t>
      </w:r>
    </w:p>
    <w:p w14:paraId="0DB3679B" w14:textId="77777777" w:rsidR="00F07F66" w:rsidRPr="00F07F66" w:rsidRDefault="00F07F66" w:rsidP="00F07F66">
      <w:pPr>
        <w:numPr>
          <w:ilvl w:val="0"/>
          <w:numId w:val="1"/>
        </w:numPr>
      </w:pPr>
      <w:r w:rsidRPr="00F07F66">
        <w:rPr>
          <w:b/>
          <w:bCs/>
        </w:rPr>
        <w:lastRenderedPageBreak/>
        <w:t>Access Exclusive Webinar</w:t>
      </w:r>
      <w:r w:rsidRPr="00F07F66">
        <w:t xml:space="preserve"> — Gain confidence and find a new outlet for self-expression and personal growth.</w:t>
      </w:r>
    </w:p>
    <w:p w14:paraId="369A4D06" w14:textId="77777777" w:rsidR="00F07F66" w:rsidRPr="00F07F66" w:rsidRDefault="00F07F66" w:rsidP="00F07F66">
      <w:r w:rsidRPr="00F07F66">
        <w:pict w14:anchorId="52AA3B21">
          <v:rect id="_x0000_i1088" style="width:0;height:1.5pt" o:hralign="center" o:hrstd="t" o:hr="t" fillcolor="#a0a0a0" stroked="f"/>
        </w:pict>
      </w:r>
    </w:p>
    <w:p w14:paraId="58899CFF" w14:textId="77777777" w:rsidR="00F07F66" w:rsidRPr="00F07F66" w:rsidRDefault="00F07F66" w:rsidP="00F07F66">
      <w:pPr>
        <w:rPr>
          <w:b/>
          <w:bCs/>
        </w:rPr>
      </w:pPr>
      <w:r w:rsidRPr="00F07F66">
        <w:rPr>
          <w:b/>
          <w:bCs/>
        </w:rPr>
        <w:t xml:space="preserve">Here’s What You Get — For Free </w:t>
      </w:r>
      <w:r w:rsidRPr="00F07F66">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2"/>
        <w:gridCol w:w="785"/>
      </w:tblGrid>
      <w:tr w:rsidR="00F07F66" w:rsidRPr="00F07F66" w14:paraId="130B94DE" w14:textId="77777777">
        <w:trPr>
          <w:tblHeader/>
          <w:tblCellSpacing w:w="15" w:type="dxa"/>
        </w:trPr>
        <w:tc>
          <w:tcPr>
            <w:tcW w:w="0" w:type="auto"/>
            <w:vAlign w:val="center"/>
            <w:hideMark/>
          </w:tcPr>
          <w:p w14:paraId="3258B6DB" w14:textId="77777777" w:rsidR="00F07F66" w:rsidRPr="00F07F66" w:rsidRDefault="00F07F66" w:rsidP="00F07F66">
            <w:pPr>
              <w:rPr>
                <w:b/>
                <w:bCs/>
              </w:rPr>
            </w:pPr>
            <w:r w:rsidRPr="00F07F66">
              <w:rPr>
                <w:b/>
                <w:bCs/>
              </w:rPr>
              <w:t>Offering</w:t>
            </w:r>
          </w:p>
        </w:tc>
        <w:tc>
          <w:tcPr>
            <w:tcW w:w="0" w:type="auto"/>
            <w:vAlign w:val="center"/>
            <w:hideMark/>
          </w:tcPr>
          <w:p w14:paraId="106BCFB2" w14:textId="77777777" w:rsidR="00F07F66" w:rsidRPr="00F07F66" w:rsidRDefault="00F07F66" w:rsidP="00F07F66">
            <w:pPr>
              <w:rPr>
                <w:b/>
                <w:bCs/>
              </w:rPr>
            </w:pPr>
            <w:r w:rsidRPr="00F07F66">
              <w:rPr>
                <w:b/>
                <w:bCs/>
              </w:rPr>
              <w:t>Value</w:t>
            </w:r>
          </w:p>
        </w:tc>
      </w:tr>
      <w:tr w:rsidR="00F07F66" w:rsidRPr="00F07F66" w14:paraId="02E26FF9" w14:textId="77777777">
        <w:trPr>
          <w:tblCellSpacing w:w="15" w:type="dxa"/>
        </w:trPr>
        <w:tc>
          <w:tcPr>
            <w:tcW w:w="0" w:type="auto"/>
            <w:vAlign w:val="center"/>
            <w:hideMark/>
          </w:tcPr>
          <w:p w14:paraId="3E5ABAC7" w14:textId="77777777" w:rsidR="00F07F66" w:rsidRPr="00F07F66" w:rsidRDefault="00F07F66" w:rsidP="00F07F66">
            <w:r w:rsidRPr="00F07F66">
              <w:t>Free Webinar</w:t>
            </w:r>
          </w:p>
        </w:tc>
        <w:tc>
          <w:tcPr>
            <w:tcW w:w="0" w:type="auto"/>
            <w:vAlign w:val="center"/>
            <w:hideMark/>
          </w:tcPr>
          <w:p w14:paraId="39BC2BA0" w14:textId="77777777" w:rsidR="00F07F66" w:rsidRPr="00F07F66" w:rsidRDefault="00F07F66" w:rsidP="00F07F66">
            <w:r w:rsidRPr="00F07F66">
              <w:t>₹2,999</w:t>
            </w:r>
          </w:p>
        </w:tc>
      </w:tr>
      <w:tr w:rsidR="00F07F66" w:rsidRPr="00F07F66" w14:paraId="20130152" w14:textId="77777777">
        <w:trPr>
          <w:tblCellSpacing w:w="15" w:type="dxa"/>
        </w:trPr>
        <w:tc>
          <w:tcPr>
            <w:tcW w:w="0" w:type="auto"/>
            <w:vAlign w:val="center"/>
            <w:hideMark/>
          </w:tcPr>
          <w:p w14:paraId="43EE4493" w14:textId="77777777" w:rsidR="00F07F66" w:rsidRPr="00F07F66" w:rsidRDefault="00F07F66" w:rsidP="00F07F66">
            <w:r w:rsidRPr="00F07F66">
              <w:t>1-on-1 Consultation</w:t>
            </w:r>
          </w:p>
        </w:tc>
        <w:tc>
          <w:tcPr>
            <w:tcW w:w="0" w:type="auto"/>
            <w:vAlign w:val="center"/>
            <w:hideMark/>
          </w:tcPr>
          <w:p w14:paraId="26C9A02F" w14:textId="77777777" w:rsidR="00F07F66" w:rsidRPr="00F07F66" w:rsidRDefault="00F07F66" w:rsidP="00F07F66">
            <w:r w:rsidRPr="00F07F66">
              <w:t>₹2,999</w:t>
            </w:r>
          </w:p>
        </w:tc>
      </w:tr>
      <w:tr w:rsidR="00F07F66" w:rsidRPr="00F07F66" w14:paraId="38F21A70" w14:textId="77777777">
        <w:trPr>
          <w:tblCellSpacing w:w="15" w:type="dxa"/>
        </w:trPr>
        <w:tc>
          <w:tcPr>
            <w:tcW w:w="0" w:type="auto"/>
            <w:vAlign w:val="center"/>
            <w:hideMark/>
          </w:tcPr>
          <w:p w14:paraId="14265CE4" w14:textId="77777777" w:rsidR="00F07F66" w:rsidRPr="00F07F66" w:rsidRDefault="00F07F66" w:rsidP="00F07F66">
            <w:r w:rsidRPr="00F07F66">
              <w:t>Community Access</w:t>
            </w:r>
          </w:p>
        </w:tc>
        <w:tc>
          <w:tcPr>
            <w:tcW w:w="0" w:type="auto"/>
            <w:vAlign w:val="center"/>
            <w:hideMark/>
          </w:tcPr>
          <w:p w14:paraId="1EC64FDA" w14:textId="77777777" w:rsidR="00F07F66" w:rsidRPr="00F07F66" w:rsidRDefault="00F07F66" w:rsidP="00F07F66">
            <w:r w:rsidRPr="00F07F66">
              <w:t>₹2,999</w:t>
            </w:r>
          </w:p>
        </w:tc>
      </w:tr>
      <w:tr w:rsidR="00F07F66" w:rsidRPr="00F07F66" w14:paraId="335A9BAF" w14:textId="77777777">
        <w:trPr>
          <w:tblCellSpacing w:w="15" w:type="dxa"/>
        </w:trPr>
        <w:tc>
          <w:tcPr>
            <w:tcW w:w="0" w:type="auto"/>
            <w:vAlign w:val="center"/>
            <w:hideMark/>
          </w:tcPr>
          <w:p w14:paraId="3AED1607" w14:textId="77777777" w:rsidR="00F07F66" w:rsidRPr="00F07F66" w:rsidRDefault="00F07F66" w:rsidP="00F07F66">
            <w:r w:rsidRPr="00F07F66">
              <w:t>3 Case Studies / Real-life Examples</w:t>
            </w:r>
          </w:p>
        </w:tc>
        <w:tc>
          <w:tcPr>
            <w:tcW w:w="0" w:type="auto"/>
            <w:vAlign w:val="center"/>
            <w:hideMark/>
          </w:tcPr>
          <w:p w14:paraId="3472CE21" w14:textId="77777777" w:rsidR="00F07F66" w:rsidRPr="00F07F66" w:rsidRDefault="00F07F66" w:rsidP="00F07F66">
            <w:r w:rsidRPr="00F07F66">
              <w:t>₹2,999</w:t>
            </w:r>
          </w:p>
        </w:tc>
      </w:tr>
    </w:tbl>
    <w:p w14:paraId="36135E4B" w14:textId="77777777" w:rsidR="00F07F66" w:rsidRPr="00F07F66" w:rsidRDefault="00F07F66" w:rsidP="00F07F66">
      <w:r w:rsidRPr="00F07F66">
        <w:rPr>
          <w:b/>
          <w:bCs/>
        </w:rPr>
        <w:t>Total Value:</w:t>
      </w:r>
      <w:r w:rsidRPr="00F07F66">
        <w:t xml:space="preserve"> ₹11,996 — Yours totally free!</w:t>
      </w:r>
    </w:p>
    <w:p w14:paraId="2015354B" w14:textId="77777777" w:rsidR="00F07F66" w:rsidRPr="00F07F66" w:rsidRDefault="00F07F66" w:rsidP="00F07F66">
      <w:r w:rsidRPr="00F07F66">
        <w:rPr>
          <w:b/>
          <w:bCs/>
        </w:rPr>
        <w:t>Limited spots! Grab yours now!</w:t>
      </w:r>
    </w:p>
    <w:p w14:paraId="68AA541D" w14:textId="77777777" w:rsidR="00F07F66" w:rsidRPr="00F07F66" w:rsidRDefault="00F07F66" w:rsidP="00F07F66">
      <w:r w:rsidRPr="00F07F66">
        <w:t>[Register for Free]</w:t>
      </w:r>
    </w:p>
    <w:p w14:paraId="6969BC84" w14:textId="77777777" w:rsidR="00F07F66" w:rsidRPr="00F07F66" w:rsidRDefault="00F07F66" w:rsidP="00F07F66">
      <w:r w:rsidRPr="00F07F66">
        <w:pict w14:anchorId="67AB39B4">
          <v:rect id="_x0000_i1089" style="width:0;height:1.5pt" o:hralign="center" o:hrstd="t" o:hr="t" fillcolor="#a0a0a0" stroked="f"/>
        </w:pict>
      </w:r>
    </w:p>
    <w:p w14:paraId="187207F2" w14:textId="77777777" w:rsidR="00F07F66" w:rsidRPr="00F07F66" w:rsidRDefault="00F07F66" w:rsidP="00F07F66">
      <w:pPr>
        <w:rPr>
          <w:b/>
          <w:bCs/>
        </w:rPr>
      </w:pPr>
      <w:r w:rsidRPr="00F07F66">
        <w:rPr>
          <w:b/>
          <w:bCs/>
        </w:rPr>
        <w:t>Who Is This For?</w:t>
      </w:r>
    </w:p>
    <w:p w14:paraId="69A78948" w14:textId="77777777" w:rsidR="00F07F66" w:rsidRPr="00F07F66" w:rsidRDefault="00F07F66" w:rsidP="00F07F66">
      <w:pPr>
        <w:numPr>
          <w:ilvl w:val="0"/>
          <w:numId w:val="2"/>
        </w:numPr>
      </w:pPr>
      <w:r w:rsidRPr="00F07F66">
        <w:t>Aspiring artists seeking guidance and inspiration</w:t>
      </w:r>
    </w:p>
    <w:p w14:paraId="5B4A7C1A" w14:textId="77777777" w:rsidR="00F07F66" w:rsidRPr="00F07F66" w:rsidRDefault="00F07F66" w:rsidP="00F07F66">
      <w:pPr>
        <w:numPr>
          <w:ilvl w:val="0"/>
          <w:numId w:val="2"/>
        </w:numPr>
      </w:pPr>
      <w:r w:rsidRPr="00F07F66">
        <w:t>Individuals looking to explore their creative side</w:t>
      </w:r>
    </w:p>
    <w:p w14:paraId="5387CF54" w14:textId="77777777" w:rsidR="00F07F66" w:rsidRPr="00F07F66" w:rsidRDefault="00F07F66" w:rsidP="00F07F66">
      <w:pPr>
        <w:numPr>
          <w:ilvl w:val="0"/>
          <w:numId w:val="2"/>
        </w:numPr>
      </w:pPr>
      <w:r w:rsidRPr="00F07F66">
        <w:t>Hobbyists seeking a new and fulfilling pastime</w:t>
      </w:r>
    </w:p>
    <w:p w14:paraId="1C29BA36" w14:textId="77777777" w:rsidR="00F07F66" w:rsidRPr="00F07F66" w:rsidRDefault="00F07F66" w:rsidP="00F07F66">
      <w:pPr>
        <w:numPr>
          <w:ilvl w:val="0"/>
          <w:numId w:val="2"/>
        </w:numPr>
      </w:pPr>
      <w:r w:rsidRPr="00F07F66">
        <w:t>Stay-at-home parents in need of a creative outlet</w:t>
      </w:r>
    </w:p>
    <w:p w14:paraId="07D9644A" w14:textId="77777777" w:rsidR="00F07F66" w:rsidRPr="00F07F66" w:rsidRDefault="00F07F66" w:rsidP="00F07F66">
      <w:pPr>
        <w:numPr>
          <w:ilvl w:val="0"/>
          <w:numId w:val="2"/>
        </w:numPr>
      </w:pPr>
      <w:r w:rsidRPr="00F07F66">
        <w:t>Retirees seeking a meaningful and engaging activity</w:t>
      </w:r>
    </w:p>
    <w:p w14:paraId="39E926FA" w14:textId="77777777" w:rsidR="00F07F66" w:rsidRPr="00F07F66" w:rsidRDefault="00F07F66" w:rsidP="00F07F66">
      <w:pPr>
        <w:numPr>
          <w:ilvl w:val="0"/>
          <w:numId w:val="2"/>
        </w:numPr>
      </w:pPr>
      <w:r w:rsidRPr="00F07F66">
        <w:t>Professionals seeking stress relief and a creative outlet</w:t>
      </w:r>
    </w:p>
    <w:p w14:paraId="40891239" w14:textId="77777777" w:rsidR="00F07F66" w:rsidRPr="00F07F66" w:rsidRDefault="00F07F66" w:rsidP="00F07F66">
      <w:pPr>
        <w:numPr>
          <w:ilvl w:val="0"/>
          <w:numId w:val="2"/>
        </w:numPr>
      </w:pPr>
      <w:r w:rsidRPr="00F07F66">
        <w:t>Students interested in developing their artistic skills</w:t>
      </w:r>
    </w:p>
    <w:p w14:paraId="658CE088" w14:textId="77777777" w:rsidR="00F07F66" w:rsidRPr="00F07F66" w:rsidRDefault="00F07F66" w:rsidP="00F07F66">
      <w:pPr>
        <w:numPr>
          <w:ilvl w:val="0"/>
          <w:numId w:val="2"/>
        </w:numPr>
      </w:pPr>
      <w:r w:rsidRPr="00F07F66">
        <w:t>Art enthusiasts wanting to deepen their appreciation</w:t>
      </w:r>
    </w:p>
    <w:p w14:paraId="688EBAB7" w14:textId="77777777" w:rsidR="00F07F66" w:rsidRPr="00F07F66" w:rsidRDefault="00F07F66" w:rsidP="00F07F66">
      <w:pPr>
        <w:numPr>
          <w:ilvl w:val="0"/>
          <w:numId w:val="2"/>
        </w:numPr>
      </w:pPr>
      <w:r w:rsidRPr="00F07F66">
        <w:t>Anyone seeking personal growth and self-discovery</w:t>
      </w:r>
    </w:p>
    <w:p w14:paraId="469DDB3E" w14:textId="77777777" w:rsidR="00F07F66" w:rsidRPr="00F07F66" w:rsidRDefault="00F07F66" w:rsidP="00F07F66">
      <w:r w:rsidRPr="00F07F66">
        <w:pict w14:anchorId="2ED19844">
          <v:rect id="_x0000_i1090" style="width:0;height:1.5pt" o:hralign="center" o:hrstd="t" o:hr="t" fillcolor="#a0a0a0" stroked="f"/>
        </w:pict>
      </w:r>
    </w:p>
    <w:p w14:paraId="30F0AE6B" w14:textId="77777777" w:rsidR="00F07F66" w:rsidRPr="00F07F66" w:rsidRDefault="00F07F66" w:rsidP="00F07F66">
      <w:pPr>
        <w:rPr>
          <w:b/>
          <w:bCs/>
        </w:rPr>
      </w:pPr>
      <w:r w:rsidRPr="00F07F66">
        <w:rPr>
          <w:b/>
          <w:bCs/>
        </w:rPr>
        <w:t>What People Say</w:t>
      </w:r>
    </w:p>
    <w:p w14:paraId="1C6010FF" w14:textId="77777777" w:rsidR="00F07F66" w:rsidRPr="00F07F66" w:rsidRDefault="00F07F66" w:rsidP="00F07F66">
      <w:r w:rsidRPr="00F07F66">
        <w:t xml:space="preserve">“My daughter attends Art Zone Academy classes conducted by Ms. Uttara. Daughter is extremely happy with classes. The teacher has a special knack for instilling interest in kids to draw and paint. My daughter is so much inspired that in addition to being an </w:t>
      </w:r>
      <w:r w:rsidRPr="00F07F66">
        <w:lastRenderedPageBreak/>
        <w:t xml:space="preserve">artist like her Uttara ma’am she also wants to teach kids when she grows up!” — Binu R. IT </w:t>
      </w:r>
      <w:proofErr w:type="spellStart"/>
      <w:r w:rsidRPr="00F07F66">
        <w:t>Presessional</w:t>
      </w:r>
      <w:proofErr w:type="spellEnd"/>
    </w:p>
    <w:p w14:paraId="2C78BD1C" w14:textId="77777777" w:rsidR="00F07F66" w:rsidRPr="00F07F66" w:rsidRDefault="00F07F66" w:rsidP="00F07F66">
      <w:r w:rsidRPr="00F07F66">
        <w:t xml:space="preserve">“Art Zone classes have been the best thing for my child. The teacher ensures that the child learns independently but constant encouragement and supervision is provided… I really appreciate Uttara’s dedication and her artist’s skills… I am sure my child has a lot to learn from her.” — </w:t>
      </w:r>
      <w:proofErr w:type="spellStart"/>
      <w:r w:rsidRPr="00F07F66">
        <w:t>Tribidesh</w:t>
      </w:r>
      <w:proofErr w:type="spellEnd"/>
      <w:r w:rsidRPr="00F07F66">
        <w:t xml:space="preserve"> S.</w:t>
      </w:r>
    </w:p>
    <w:p w14:paraId="2EFBB709" w14:textId="77777777" w:rsidR="00F07F66" w:rsidRPr="00F07F66" w:rsidRDefault="00F07F66" w:rsidP="00F07F66">
      <w:r w:rsidRPr="00F07F66">
        <w:t>“Art Zone is one of the best drawing classes. I have learnt many things from here; the drawing teacher is very kind and friendly, she has encouraged me a lot in my drawings. I love how she conducts different kinds of workshops.” — Shree Hari, Student</w:t>
      </w:r>
    </w:p>
    <w:p w14:paraId="09A9A246" w14:textId="77777777" w:rsidR="00F07F66" w:rsidRPr="00F07F66" w:rsidRDefault="00F07F66" w:rsidP="00F07F66">
      <w:r w:rsidRPr="00F07F66">
        <w:pict w14:anchorId="39CB356E">
          <v:rect id="_x0000_i1091" style="width:0;height:1.5pt" o:hralign="center" o:hrstd="t" o:hr="t" fillcolor="#a0a0a0" stroked="f"/>
        </w:pict>
      </w:r>
    </w:p>
    <w:p w14:paraId="4BC30E47" w14:textId="77777777" w:rsidR="00F07F66" w:rsidRPr="00F07F66" w:rsidRDefault="00F07F66" w:rsidP="00F07F66">
      <w:pPr>
        <w:rPr>
          <w:b/>
          <w:bCs/>
        </w:rPr>
      </w:pPr>
      <w:r w:rsidRPr="00F07F66">
        <w:rPr>
          <w:b/>
          <w:bCs/>
        </w:rPr>
        <w:t>Exclusive Bonuses for You (Even Though It’s Free)</w:t>
      </w:r>
    </w:p>
    <w:p w14:paraId="15079223" w14:textId="77777777" w:rsidR="00F07F66" w:rsidRPr="00F07F66" w:rsidRDefault="00F07F66" w:rsidP="00F07F66">
      <w:pPr>
        <w:numPr>
          <w:ilvl w:val="0"/>
          <w:numId w:val="3"/>
        </w:numPr>
      </w:pPr>
      <w:r w:rsidRPr="00F07F66">
        <w:t>Community Access — Private streams &amp; community group (₹2,999)</w:t>
      </w:r>
    </w:p>
    <w:p w14:paraId="5E7E021C" w14:textId="77777777" w:rsidR="00F07F66" w:rsidRPr="00F07F66" w:rsidRDefault="00F07F66" w:rsidP="00F07F66">
      <w:pPr>
        <w:numPr>
          <w:ilvl w:val="0"/>
          <w:numId w:val="3"/>
        </w:numPr>
      </w:pPr>
      <w:r w:rsidRPr="00F07F66">
        <w:t>1-on-1 Consultation — Personalized guidance to improve your skills (₹2,999)</w:t>
      </w:r>
    </w:p>
    <w:p w14:paraId="2323CB42" w14:textId="77777777" w:rsidR="00F07F66" w:rsidRPr="00F07F66" w:rsidRDefault="00F07F66" w:rsidP="00F07F66">
      <w:pPr>
        <w:numPr>
          <w:ilvl w:val="0"/>
          <w:numId w:val="3"/>
        </w:numPr>
      </w:pPr>
      <w:r w:rsidRPr="00F07F66">
        <w:t>VIP Community — Network of like-minded creatives for support &amp; inspiration (₹2,999)</w:t>
      </w:r>
    </w:p>
    <w:p w14:paraId="2F3969B6" w14:textId="77777777" w:rsidR="00F07F66" w:rsidRPr="00F07F66" w:rsidRDefault="00F07F66" w:rsidP="00F07F66">
      <w:pPr>
        <w:numPr>
          <w:ilvl w:val="0"/>
          <w:numId w:val="3"/>
        </w:numPr>
      </w:pPr>
      <w:r w:rsidRPr="00F07F66">
        <w:t>Live Q&amp;A — Ask me anything about acrylic painting, techniques, and creative growth (₹2,999)</w:t>
      </w:r>
    </w:p>
    <w:p w14:paraId="48993093" w14:textId="77777777" w:rsidR="00F07F66" w:rsidRPr="00F07F66" w:rsidRDefault="00F07F66" w:rsidP="00F07F66">
      <w:r w:rsidRPr="00F07F66">
        <w:rPr>
          <w:b/>
          <w:bCs/>
        </w:rPr>
        <w:t xml:space="preserve">Register for Free (₹0) — Early bird price </w:t>
      </w:r>
      <w:del w:id="0" w:author="Unknown">
        <w:r w:rsidRPr="00F07F66">
          <w:rPr>
            <w:b/>
            <w:bCs/>
          </w:rPr>
          <w:delText>₹1,999</w:delText>
        </w:r>
      </w:del>
    </w:p>
    <w:p w14:paraId="37E95FDA" w14:textId="77777777" w:rsidR="00F07F66" w:rsidRPr="00F07F66" w:rsidRDefault="00F07F66" w:rsidP="00F07F66">
      <w:r w:rsidRPr="00F07F66">
        <w:pict w14:anchorId="43CD96CD">
          <v:rect id="_x0000_i1092" style="width:0;height:1.5pt" o:hralign="center" o:hrstd="t" o:hr="t" fillcolor="#a0a0a0" stroked="f"/>
        </w:pict>
      </w:r>
    </w:p>
    <w:p w14:paraId="0F0F0FFB" w14:textId="77777777" w:rsidR="00F07F66" w:rsidRPr="00F07F66" w:rsidRDefault="00F07F66" w:rsidP="00F07F66">
      <w:pPr>
        <w:rPr>
          <w:b/>
          <w:bCs/>
        </w:rPr>
      </w:pPr>
      <w:r w:rsidRPr="00F07F66">
        <w:rPr>
          <w:b/>
          <w:bCs/>
        </w:rPr>
        <w:t>FAQ</w:t>
      </w:r>
    </w:p>
    <w:p w14:paraId="4FE4C53B" w14:textId="77777777" w:rsidR="00F07F66" w:rsidRPr="00F07F66" w:rsidRDefault="00F07F66" w:rsidP="00F07F66">
      <w:r w:rsidRPr="00F07F66">
        <w:rPr>
          <w:rFonts w:ascii="Segoe UI Emoji" w:hAnsi="Segoe UI Emoji" w:cs="Segoe UI Emoji"/>
          <w:b/>
          <w:bCs/>
        </w:rPr>
        <w:t>❓</w:t>
      </w:r>
      <w:r w:rsidRPr="00F07F66">
        <w:rPr>
          <w:b/>
          <w:bCs/>
        </w:rPr>
        <w:t xml:space="preserve"> What level of artistic experience is required to attend this webinar?</w:t>
      </w:r>
      <w:r w:rsidRPr="00F07F66">
        <w:br/>
        <w:t>This webinar is designed for all levels — from complete beginners to experienced artists. No prior experience is required to join and benefit.</w:t>
      </w:r>
    </w:p>
    <w:p w14:paraId="166F595A" w14:textId="77777777" w:rsidR="00F07F66" w:rsidRPr="00F07F66" w:rsidRDefault="00F07F66" w:rsidP="00F07F66">
      <w:r w:rsidRPr="00F07F66">
        <w:rPr>
          <w:rFonts w:ascii="Segoe UI Emoji" w:hAnsi="Segoe UI Emoji" w:cs="Segoe UI Emoji"/>
          <w:b/>
          <w:bCs/>
        </w:rPr>
        <w:t>❓</w:t>
      </w:r>
      <w:r w:rsidRPr="00F07F66">
        <w:rPr>
          <w:b/>
          <w:bCs/>
        </w:rPr>
        <w:t xml:space="preserve"> Will the webinar be recorded and available for viewing later if I cannot attend live?</w:t>
      </w:r>
      <w:r w:rsidRPr="00F07F66">
        <w:br/>
        <w:t>No — we won’t be sharing any recording. We recommend attending the live session to experience it fully.</w:t>
      </w:r>
    </w:p>
    <w:p w14:paraId="140EAA29" w14:textId="6650221D" w:rsidR="00F07F66" w:rsidRPr="00F07F66" w:rsidRDefault="00F07F66" w:rsidP="00F07F66">
      <w:r>
        <w:rPr>
          <w:rFonts w:ascii="Segoe UI Emoji" w:hAnsi="Segoe UI Emoji" w:cs="Segoe UI Emoji"/>
          <w:b/>
          <w:bCs/>
        </w:rPr>
        <w:t xml:space="preserve"> </w:t>
      </w:r>
      <w:r w:rsidRPr="00F07F66">
        <w:rPr>
          <w:rFonts w:ascii="Segoe UI Emoji" w:hAnsi="Segoe UI Emoji" w:cs="Segoe UI Emoji"/>
          <w:b/>
          <w:bCs/>
        </w:rPr>
        <w:t>❓</w:t>
      </w:r>
      <w:r w:rsidRPr="00F07F66">
        <w:rPr>
          <w:b/>
          <w:bCs/>
        </w:rPr>
        <w:t xml:space="preserve"> How can attending this webinar help me achieve my creative goals?</w:t>
      </w:r>
      <w:r w:rsidRPr="00F07F66">
        <w:br/>
        <w:t>You’ll gain insights to rekindle your creative passion, learn techniques to improve skills, and develop a roadmap to pursue art for personal enrichment and personal growth.</w:t>
      </w:r>
    </w:p>
    <w:p w14:paraId="11A2B56C" w14:textId="77777777" w:rsidR="00F07F66" w:rsidRPr="00F07F66" w:rsidRDefault="00F07F66" w:rsidP="00F07F66">
      <w:r w:rsidRPr="00F07F66">
        <w:pict w14:anchorId="411F0825">
          <v:rect id="_x0000_i1093" style="width:0;height:1.5pt" o:hralign="center" o:hrstd="t" o:hr="t" fillcolor="#a0a0a0" stroked="f"/>
        </w:pict>
      </w:r>
    </w:p>
    <w:p w14:paraId="2A16B180" w14:textId="77777777" w:rsidR="00F07F66" w:rsidRPr="00F07F66" w:rsidRDefault="00F07F66" w:rsidP="00F07F66">
      <w:pPr>
        <w:rPr>
          <w:b/>
          <w:bCs/>
        </w:rPr>
      </w:pPr>
      <w:r w:rsidRPr="00F07F66">
        <w:rPr>
          <w:b/>
          <w:bCs/>
        </w:rPr>
        <w:t>Ready to Begin Your Creative Journey?</w:t>
      </w:r>
    </w:p>
    <w:p w14:paraId="43A436FE" w14:textId="77777777" w:rsidR="00F07F66" w:rsidRPr="00F07F66" w:rsidRDefault="00F07F66" w:rsidP="00F07F66">
      <w:r w:rsidRPr="00F07F66">
        <w:lastRenderedPageBreak/>
        <w:t>If you’re ready to unlock your creativity, connect with a community, and discover the joy of self-expression — don’t wait.</w:t>
      </w:r>
    </w:p>
    <w:p w14:paraId="0DDE90A8" w14:textId="77777777" w:rsidR="00F07F66" w:rsidRPr="00F07F66" w:rsidRDefault="00F07F66" w:rsidP="00F07F66">
      <w:r w:rsidRPr="00F07F66">
        <w:t>[Register for Free]</w:t>
      </w:r>
    </w:p>
    <w:p w14:paraId="2E604377" w14:textId="77777777" w:rsidR="00F07F66" w:rsidRPr="00F07F66" w:rsidRDefault="00F07F66" w:rsidP="00F07F66">
      <w:r w:rsidRPr="00F07F66">
        <w:pict w14:anchorId="5E884CD4">
          <v:rect id="_x0000_i1094" style="width:0;height:1.5pt" o:hralign="center" o:hrstd="t" o:hr="t" fillcolor="#a0a0a0" stroked="f"/>
        </w:pict>
      </w:r>
    </w:p>
    <w:p w14:paraId="4235632A" w14:textId="16661CB2" w:rsidR="00FF7837" w:rsidRDefault="00F07F66">
      <w:r>
        <w:t xml:space="preserve"> </w:t>
      </w:r>
    </w:p>
    <w:sectPr w:rsidR="00FF7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022"/>
    <w:multiLevelType w:val="multilevel"/>
    <w:tmpl w:val="927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96509"/>
    <w:multiLevelType w:val="multilevel"/>
    <w:tmpl w:val="C6C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F6306"/>
    <w:multiLevelType w:val="multilevel"/>
    <w:tmpl w:val="3B8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595479">
    <w:abstractNumId w:val="0"/>
  </w:num>
  <w:num w:numId="2" w16cid:durableId="534974934">
    <w:abstractNumId w:val="2"/>
  </w:num>
  <w:num w:numId="3" w16cid:durableId="24213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66"/>
    <w:rsid w:val="003C0509"/>
    <w:rsid w:val="00F07F66"/>
    <w:rsid w:val="00FE30BF"/>
    <w:rsid w:val="00FF7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E1EF"/>
  <w15:chartTrackingRefBased/>
  <w15:docId w15:val="{83CDE621-5906-436B-A09A-21939580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66"/>
    <w:rPr>
      <w:rFonts w:eastAsiaTheme="majorEastAsia" w:cstheme="majorBidi"/>
      <w:color w:val="272727" w:themeColor="text1" w:themeTint="D8"/>
    </w:rPr>
  </w:style>
  <w:style w:type="paragraph" w:styleId="Title">
    <w:name w:val="Title"/>
    <w:basedOn w:val="Normal"/>
    <w:next w:val="Normal"/>
    <w:link w:val="TitleChar"/>
    <w:uiPriority w:val="10"/>
    <w:qFormat/>
    <w:rsid w:val="00F07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66"/>
    <w:pPr>
      <w:spacing w:before="160"/>
      <w:jc w:val="center"/>
    </w:pPr>
    <w:rPr>
      <w:i/>
      <w:iCs/>
      <w:color w:val="404040" w:themeColor="text1" w:themeTint="BF"/>
    </w:rPr>
  </w:style>
  <w:style w:type="character" w:customStyle="1" w:styleId="QuoteChar">
    <w:name w:val="Quote Char"/>
    <w:basedOn w:val="DefaultParagraphFont"/>
    <w:link w:val="Quote"/>
    <w:uiPriority w:val="29"/>
    <w:rsid w:val="00F07F66"/>
    <w:rPr>
      <w:i/>
      <w:iCs/>
      <w:color w:val="404040" w:themeColor="text1" w:themeTint="BF"/>
    </w:rPr>
  </w:style>
  <w:style w:type="paragraph" w:styleId="ListParagraph">
    <w:name w:val="List Paragraph"/>
    <w:basedOn w:val="Normal"/>
    <w:uiPriority w:val="34"/>
    <w:qFormat/>
    <w:rsid w:val="00F07F66"/>
    <w:pPr>
      <w:ind w:left="720"/>
      <w:contextualSpacing/>
    </w:pPr>
  </w:style>
  <w:style w:type="character" w:styleId="IntenseEmphasis">
    <w:name w:val="Intense Emphasis"/>
    <w:basedOn w:val="DefaultParagraphFont"/>
    <w:uiPriority w:val="21"/>
    <w:qFormat/>
    <w:rsid w:val="00F07F66"/>
    <w:rPr>
      <w:i/>
      <w:iCs/>
      <w:color w:val="0F4761" w:themeColor="accent1" w:themeShade="BF"/>
    </w:rPr>
  </w:style>
  <w:style w:type="paragraph" w:styleId="IntenseQuote">
    <w:name w:val="Intense Quote"/>
    <w:basedOn w:val="Normal"/>
    <w:next w:val="Normal"/>
    <w:link w:val="IntenseQuoteChar"/>
    <w:uiPriority w:val="30"/>
    <w:qFormat/>
    <w:rsid w:val="00F07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F66"/>
    <w:rPr>
      <w:i/>
      <w:iCs/>
      <w:color w:val="0F4761" w:themeColor="accent1" w:themeShade="BF"/>
    </w:rPr>
  </w:style>
  <w:style w:type="character" w:styleId="IntenseReference">
    <w:name w:val="Intense Reference"/>
    <w:basedOn w:val="DefaultParagraphFont"/>
    <w:uiPriority w:val="32"/>
    <w:qFormat/>
    <w:rsid w:val="00F07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uttara javakhedkar</dc:creator>
  <cp:keywords/>
  <dc:description/>
  <cp:lastModifiedBy>uttara javakhedkar</cp:lastModifiedBy>
  <cp:revision>2</cp:revision>
  <dcterms:created xsi:type="dcterms:W3CDTF">2025-11-30T11:07:00Z</dcterms:created>
  <dcterms:modified xsi:type="dcterms:W3CDTF">2025-11-30T11:07:00Z</dcterms:modified>
</cp:coreProperties>
</file>